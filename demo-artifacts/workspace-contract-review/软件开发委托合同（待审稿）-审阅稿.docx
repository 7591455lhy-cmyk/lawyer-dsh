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rFonts w:ascii="Times New Roman" w:eastAsia="宋体" w:hAnsi="Times New Roman"/>
          <w:b/>
          <w:sz w:val="36"/>
          <w:szCs w:val="36"/>
        </w:rPr>
        <w:t xml:space="preserve">软件开发委托合同</w:t>
      </w:r>
    </w:p>
    <w:p>
      <w:r>
        <w:rPr>
          <w:rFonts w:ascii="Times New Roman" w:eastAsia="宋体" w:hAnsi="Times New Roman"/>
          <w:sz w:val="24"/>
          <w:szCs w:val="24"/>
        </w:rPr>
        <w:t xml:space="preserve">合同编号：YM-2026-017</w:t>
      </w:r>
    </w:p>
    <w:p>
      <w:r>
        <w:rPr>
          <w:rFonts w:ascii="Times New Roman" w:eastAsia="宋体" w:hAnsi="Times New Roman"/>
          <w:sz w:val="24"/>
          <w:szCs w:val="24"/>
        </w:rPr>
        <w:t xml:space="preserve">签订地点：杭州市西湖区</w:t>
      </w:r>
    </w:p>
    <w:p>
      <w:commentRangeStart w:id="0"/>
      <w:r>
        <w:rPr>
          <w:rFonts w:ascii="Times New Roman" w:eastAsia="宋体" w:hAnsi="Times New Roman"/>
          <w:sz w:val="24"/>
          <w:szCs w:val="24"/>
        </w:rPr>
        <w:t xml:space="preserve">签订日期：2026 年 3 月 2 日</w:t>
      </w:r>
      <w:commentRangeEnd w:id="0"/>
      <w:r>
        <w:commentReference w:id="0"/>
      </w:r>
    </w:p>
    <w:p>
      <w:r>
        <w:rPr>
          <w:rFonts w:ascii="Times New Roman" w:eastAsia="宋体" w:hAnsi="Times New Roman"/>
          <w:sz w:val="24"/>
          <w:szCs w:val="24"/>
        </w:rPr>
        <w:t xml:space="preserve">甲方（委托方）：云启科技有限公司</w:t>
      </w:r>
    </w:p>
    <w:p>
      <w:r>
        <w:rPr>
          <w:rFonts w:ascii="Times New Roman" w:eastAsia="宋体" w:hAnsi="Times New Roman"/>
          <w:sz w:val="24"/>
          <w:szCs w:val="24"/>
        </w:rPr>
        <w:t xml:space="preserve">住所：杭州市西湖区文三路 100 号</w:t>
      </w:r>
    </w:p>
    <w:p>
      <w:r>
        <w:rPr>
          <w:rFonts w:ascii="Times New Roman" w:eastAsia="宋体" w:hAnsi="Times New Roman"/>
          <w:sz w:val="24"/>
          <w:szCs w:val="24"/>
        </w:rPr>
        <w:t xml:space="preserve">法定代表人：林建国</w:t>
      </w:r>
    </w:p>
    <w:p>
      <w:r>
        <w:rPr>
          <w:rFonts w:ascii="Times New Roman" w:eastAsia="宋体" w:hAnsi="Times New Roman"/>
          <w:sz w:val="24"/>
          <w:szCs w:val="24"/>
        </w:rPr>
        <w:t xml:space="preserve">乙方（受托方）：睿码信息技术有限公司</w:t>
      </w:r>
    </w:p>
    <w:p>
      <w:r>
        <w:rPr>
          <w:rFonts w:ascii="Times New Roman" w:eastAsia="宋体" w:hAnsi="Times New Roman"/>
          <w:sz w:val="24"/>
          <w:szCs w:val="24"/>
        </w:rPr>
        <w:t xml:space="preserve">住所：杭州市滨江区江南大道 558 号</w:t>
      </w:r>
    </w:p>
    <w:p>
      <w:r>
        <w:rPr>
          <w:rFonts w:ascii="Times New Roman" w:eastAsia="宋体" w:hAnsi="Times New Roman"/>
          <w:sz w:val="24"/>
          <w:szCs w:val="24"/>
        </w:rPr>
        <w:t xml:space="preserve">法定代表人：周文斌</w:t>
      </w:r>
    </w:p>
    <w:p>
      <w:r>
        <w:rPr>
          <w:rFonts w:ascii="Times New Roman" w:eastAsia="宋体" w:hAnsi="Times New Roman"/>
          <w:sz w:val="24"/>
          <w:szCs w:val="24"/>
        </w:rPr>
        <w:t xml:space="preserve">根据《中华人民共和国民法典》及相关法律法规，甲乙双方本着平等自愿、诚实信用的原则，就甲方委托乙方开发"云启客户关系管理系统（CRM）"事宜协商一致，订立本合同。</w:t>
      </w:r>
    </w:p>
    <w:p>
      <w:r>
        <w:rPr>
          <w:rFonts w:ascii="Times New Roman" w:eastAsia="宋体" w:hAnsi="Times New Roman"/>
          <w:b/>
          <w:sz w:val="24"/>
          <w:szCs w:val="24"/>
        </w:rPr>
        <w:t xml:space="preserve">第一条 项目内容</w:t>
      </w:r>
    </w:p>
    <w:p>
      <w:r>
        <w:rPr>
          <w:rFonts w:ascii="Times New Roman" w:eastAsia="宋体" w:hAnsi="Times New Roman"/>
          <w:sz w:val="24"/>
          <w:szCs w:val="24"/>
        </w:rPr>
        <w:t>乙方为甲方开发客户关系管理系统一套，含客户档案、商机管理、合同管理、数据看板</w:t>
      </w:r>
      <w:commentRangeStart w:id="2"/>
      <w:r>
        <w:rPr>
          <w:rFonts w:ascii="Times New Roman" w:eastAsia="宋体" w:hAnsi="Times New Roman"/>
          <w:sz w:val="24"/>
          <w:szCs w:val="24"/>
        </w:rPr>
        <w:t>四个功能模块</w:t>
      </w:r>
      <w:commentRangeEnd w:id="2"/>
      <w:r>
        <w:commentReference w:id="2"/>
      </w:r>
      <w:r>
        <w:rPr>
          <w:rFonts w:ascii="Times New Roman" w:eastAsia="宋体" w:hAnsi="Times New Roman"/>
          <w:sz w:val="24"/>
          <w:szCs w:val="24"/>
        </w:rPr>
        <w:t>，具体以双方确认的《需求规格说明书》为准。《需求规格说明书》由甲方于合同签订后 10 日内提供，</w:t>
      </w:r>
      <w:commentRangeStart w:id="1"/>
      <w:del w:id="1000" w:author="甲律师事务所-李律师" w:date="2026-08-27T17:33:12Z">
        <w:r>
          <w:rPr>
            <w:rFonts w:ascii="Times New Roman" w:eastAsia="宋体" w:hAnsi="Times New Roman"/>
            <w:sz w:val="24"/>
            <w:szCs w:val="24"/>
          </w:rPr>
          <w:delText>乙方协助评审。</w:delText>
        </w:r>
      </w:del>
      <w:ins w:id="1001" w:author="甲律师事务所-李律师" w:date="2026-08-27T17:33:12Z">
        <w:r>
          <w:rPr>
            <w:rFonts w:ascii="Times New Roman" w:eastAsia="宋体" w:hAnsi="Times New Roman"/>
            <w:sz w:val="24"/>
            <w:szCs w:val="24"/>
          </w:rPr>
          <w:t>乙方在收到后 10 个工作日内提出书面评审意见，双方共同确认后作为本合同附件及验收依据；需求未经双方书面确认的，乙方有权不予实施，相应工期顺延。</w:t>
        </w:r>
      </w:ins>
      <w:commentRangeEnd w:id="1"/>
      <w:r>
        <w:commentReference w:id="1"/>
      </w:r>
    </w:p>
    <w:p>
      <w:r>
        <w:rPr>
          <w:rFonts w:ascii="Times New Roman" w:eastAsia="宋体" w:hAnsi="Times New Roman"/>
          <w:b/>
          <w:sz w:val="24"/>
          <w:szCs w:val="24"/>
        </w:rPr>
        <w:t xml:space="preserve">第二条 开发周期</w:t>
      </w:r>
    </w:p>
    <w:p>
      <w:r>
        <w:rPr>
          <w:rFonts w:ascii="Times New Roman" w:eastAsia="宋体" w:hAnsi="Times New Roman"/>
          <w:sz w:val="24"/>
          <w:szCs w:val="24"/>
        </w:rPr>
        <w:t>总工期 120 个自然日，自《需求规格说明书》经双方书面确认之日起算。因甲方原因导致需求变更或确认延误的，工期相应顺延；</w:t>
      </w:r>
      <w:commentRangeStart w:id="3"/>
      <w:del w:id="1002" w:author="甲律师事务所-李律师" w:date="2026-08-27T17:33:12Z">
        <w:r>
          <w:rPr>
            <w:rFonts w:ascii="Times New Roman" w:eastAsia="宋体" w:hAnsi="Times New Roman"/>
            <w:sz w:val="24"/>
            <w:szCs w:val="24"/>
          </w:rPr>
          <w:delText>但甲方未书面确认变更的，乙方仍应按原工期交付。</w:delText>
        </w:r>
      </w:del>
      <w:ins w:id="1003" w:author="甲律师事务所-李律师" w:date="2026-08-27T17:33:12Z">
        <w:r>
          <w:rPr>
            <w:rFonts w:ascii="Times New Roman" w:eastAsia="宋体" w:hAnsi="Times New Roman"/>
            <w:sz w:val="24"/>
            <w:szCs w:val="24"/>
          </w:rPr>
          <w:t>甲方提出的需求变更须经双方书面确认后方为有效，未经书面确认的变更乙方无义务实施，且不因此承担逾期责任。</w:t>
        </w:r>
      </w:ins>
      <w:commentRangeEnd w:id="3"/>
      <w:r>
        <w:commentReference w:id="3"/>
      </w:r>
    </w:p>
    <w:p>
      <w:r>
        <w:rPr>
          <w:rFonts w:ascii="Times New Roman" w:eastAsia="宋体" w:hAnsi="Times New Roman"/>
          <w:b/>
          <w:sz w:val="24"/>
          <w:szCs w:val="24"/>
        </w:rPr>
        <w:t xml:space="preserve">第三条 合同价款</w:t>
      </w:r>
    </w:p>
    <w:p>
      <w:r>
        <w:rPr>
          <w:rFonts w:ascii="Times New Roman" w:eastAsia="宋体" w:hAnsi="Times New Roman"/>
          <w:sz w:val="24"/>
          <w:szCs w:val="24"/>
        </w:rPr>
        <w:t>合同总价款为人民币 480,000 元（大写：肆拾捌万元整），含开发、部署及一年质保服务费用，</w:t>
      </w:r>
      <w:commentRangeStart w:id="4"/>
      <w:r>
        <w:rPr>
          <w:rFonts w:ascii="Times New Roman" w:eastAsia="宋体" w:hAnsi="Times New Roman"/>
          <w:sz w:val="24"/>
          <w:szCs w:val="24"/>
        </w:rPr>
        <w:t>不含服务器等第三方费用。</w:t>
      </w:r>
      <w:commentRangeEnd w:id="4"/>
      <w:r>
        <w:commentReference w:id="4"/>
      </w:r>
    </w:p>
    <w:p>
      <w:r>
        <w:rPr>
          <w:rFonts w:ascii="Times New Roman" w:eastAsia="宋体" w:hAnsi="Times New Roman"/>
          <w:b/>
          <w:sz w:val="24"/>
          <w:szCs w:val="24"/>
        </w:rPr>
        <w:t xml:space="preserve">第四条 付款方式</w:t>
      </w:r>
    </w:p>
    <w:p>
      <w:r>
        <w:rPr>
          <w:rFonts w:ascii="Times New Roman" w:eastAsia="宋体" w:hAnsi="Times New Roman"/>
          <w:sz w:val="24"/>
          <w:szCs w:val="24"/>
        </w:rPr>
        <w:t>1. 合同签订后 5 个工作日内，甲方</w:t>
      </w:r>
      <w:commentRangeStart w:id="5"/>
      <w:del w:id="1004" w:author="甲律师事务所-李律师" w:date="2026-08-27T17:33:12Z">
        <w:r>
          <w:rPr>
            <w:rFonts w:ascii="Times New Roman" w:eastAsia="宋体" w:hAnsi="Times New Roman"/>
            <w:sz w:val="24"/>
            <w:szCs w:val="24"/>
          </w:rPr>
          <w:delText>支付合同总价的 10% 作为预付款</w:delText>
        </w:r>
      </w:del>
      <w:ins w:id="1005" w:author="甲律师事务所-李律师" w:date="2026-08-27T17:33:12Z">
        <w:r>
          <w:rPr>
            <w:rFonts w:ascii="Times New Roman" w:eastAsia="宋体" w:hAnsi="Times New Roman"/>
            <w:sz w:val="24"/>
            <w:szCs w:val="24"/>
          </w:rPr>
          <w:t>支付合同总价的 20% 作为预付款</w:t>
        </w:r>
      </w:ins>
      <w:commentRangeEnd w:id="5"/>
      <w:r>
        <w:commentReference w:id="5"/>
      </w:r>
      <w:r>
        <w:rPr>
          <w:rFonts w:ascii="Times New Roman" w:eastAsia="宋体" w:hAnsi="Times New Roman"/>
          <w:sz w:val="24"/>
          <w:szCs w:val="24"/>
        </w:rPr>
        <w:t>；</w:t>
      </w:r>
    </w:p>
    <w:p>
      <w:r>
        <w:rPr>
          <w:rFonts w:ascii="Times New Roman" w:eastAsia="宋体" w:hAnsi="Times New Roman"/>
          <w:sz w:val="24"/>
          <w:szCs w:val="24"/>
        </w:rPr>
        <w:t xml:space="preserve">2. 原型设计经甲方确认后 5 个工作日内，支付合同总价的 20%；</w:t>
      </w:r>
    </w:p>
    <w:p>
      <w:r>
        <w:rPr>
          <w:rFonts w:ascii="Times New Roman" w:eastAsia="宋体" w:hAnsi="Times New Roman"/>
          <w:sz w:val="24"/>
          <w:szCs w:val="24"/>
        </w:rPr>
        <w:t xml:space="preserve">3. 系统开发完成并部署至测试环境后 5 个工作日内，支付合同总价的 30%；</w:t>
      </w:r>
    </w:p>
    <w:p>
      <w:r>
        <w:rPr>
          <w:rFonts w:ascii="Times New Roman" w:eastAsia="宋体" w:hAnsi="Times New Roman"/>
          <w:sz w:val="24"/>
          <w:szCs w:val="24"/>
        </w:rPr>
        <w:t xml:space="preserve">4. </w:t>
      </w:r>
      <w:commentRangeStart w:id="6"/>
      <w:del w:id="1006" w:author="甲律师事务所-李律师" w:date="2026-08-27T17:33:12Z">
        <w:r>
          <w:rPr>
            <w:rFonts w:ascii="Times New Roman" w:eastAsia="宋体" w:hAnsi="Times New Roman"/>
            <w:sz w:val="24"/>
            <w:szCs w:val="24"/>
          </w:rPr>
          <w:delText>剩余 40% 尾款于系统验收合格后 60 日内一次性支付。</w:delText>
        </w:r>
      </w:del>
      <w:ins w:id="1007" w:author="甲律师事务所-李律师" w:date="2026-08-27T17:33:12Z">
        <w:r>
          <w:rPr>
            <w:rFonts w:ascii="Times New Roman" w:eastAsia="宋体" w:hAnsi="Times New Roman"/>
            <w:sz w:val="24"/>
            <w:szCs w:val="24"/>
          </w:rPr>
          <w:t>剩余 40% 尾款于系统验收合格后 10 个工作日内一次性支付。</w:t>
        </w:r>
      </w:ins>
      <w:commentRangeEnd w:id="6"/>
      <w:r>
        <w:commentReference w:id="6"/>
      </w:r>
    </w:p>
    <w:p>
      <w:r>
        <w:rPr>
          <w:rFonts w:ascii="Times New Roman" w:eastAsia="宋体" w:hAnsi="Times New Roman"/>
          <w:b/>
          <w:sz w:val="24"/>
          <w:szCs w:val="24"/>
        </w:rPr>
        <w:t xml:space="preserve">第五条 交付与验收</w:t>
      </w:r>
    </w:p>
    <w:p>
      <w:r>
        <w:rPr>
          <w:rFonts w:ascii="Times New Roman" w:eastAsia="宋体" w:hAnsi="Times New Roman"/>
          <w:sz w:val="24"/>
          <w:szCs w:val="24"/>
        </w:rPr>
        <w:t>1. 乙方完成开发后书面通知甲方验收，</w:t>
      </w:r>
      <w:commentRangeStart w:id="7"/>
      <w:del w:id="1008" w:author="甲律师事务所-李律师" w:date="2026-08-27T17:33:12Z">
        <w:r>
          <w:rPr>
            <w:rFonts w:ascii="Times New Roman" w:eastAsia="宋体" w:hAnsi="Times New Roman"/>
            <w:sz w:val="24"/>
            <w:szCs w:val="24"/>
          </w:rPr>
          <w:delText>甲方应在收到通知后 10 日内组织验收</w:delText>
        </w:r>
      </w:del>
      <w:ins w:id="1009" w:author="甲律师事务所-李律师" w:date="2026-08-27T17:33:12Z">
        <w:r>
          <w:rPr>
            <w:rFonts w:ascii="Times New Roman" w:eastAsia="宋体" w:hAnsi="Times New Roman"/>
            <w:sz w:val="24"/>
            <w:szCs w:val="24"/>
          </w:rPr>
          <w:t>甲方应在收到通知后 10 个工作日内组织验收</w:t>
        </w:r>
      </w:ins>
      <w:commentRangeEnd w:id="7"/>
      <w:r>
        <w:commentReference w:id="7"/>
      </w:r>
      <w:r>
        <w:rPr>
          <w:rFonts w:ascii="Times New Roman" w:eastAsia="宋体" w:hAnsi="Times New Roman"/>
          <w:sz w:val="24"/>
          <w:szCs w:val="24"/>
        </w:rPr>
        <w:t>；</w:t>
      </w:r>
    </w:p>
    <w:p>
      <w:r>
        <w:rPr>
          <w:rFonts w:ascii="Times New Roman" w:eastAsia="宋体" w:hAnsi="Times New Roman"/>
          <w:sz w:val="24"/>
          <w:szCs w:val="24"/>
        </w:rPr>
        <w:t xml:space="preserve">2. </w:t>
      </w:r>
      <w:commentRangeStart w:id="8"/>
      <w:del w:id="1010" w:author="甲律师事务所-李律师" w:date="2026-08-27T17:33:12Z">
        <w:r>
          <w:rPr>
            <w:rFonts w:ascii="Times New Roman" w:eastAsia="宋体" w:hAnsi="Times New Roman"/>
            <w:sz w:val="24"/>
            <w:szCs w:val="24"/>
          </w:rPr>
          <w:delText>验收标准为系统符合甲方的业务需求</w:delText>
        </w:r>
      </w:del>
      <w:ins w:id="1011" w:author="甲律师事务所-李律师" w:date="2026-08-27T17:33:12Z">
        <w:r>
          <w:rPr>
            <w:rFonts w:ascii="Times New Roman" w:eastAsia="宋体" w:hAnsi="Times New Roman"/>
            <w:sz w:val="24"/>
            <w:szCs w:val="24"/>
          </w:rPr>
          <w:t>验收标准为系统功能符合经双方书面确认的《需求规格说明书》及本合同约定</w:t>
        </w:r>
      </w:ins>
      <w:commentRangeEnd w:id="8"/>
      <w:r>
        <w:commentReference w:id="8"/>
      </w:r>
      <w:r>
        <w:rPr>
          <w:rFonts w:ascii="Times New Roman" w:eastAsia="宋体" w:hAnsi="Times New Roman"/>
          <w:sz w:val="24"/>
          <w:szCs w:val="24"/>
        </w:rPr>
        <w:t>；</w:t>
      </w:r>
    </w:p>
    <w:p>
      <w:r>
        <w:rPr>
          <w:rFonts w:ascii="Times New Roman" w:eastAsia="宋体" w:hAnsi="Times New Roman"/>
          <w:sz w:val="24"/>
          <w:szCs w:val="24"/>
        </w:rPr>
        <w:t xml:space="preserve">3. </w:t>
      </w:r>
      <w:commentRangeStart w:id="9"/>
      <w:del w:id="1012" w:author="甲律师事务所-李律师" w:date="2026-08-27T17:33:12Z">
        <w:r>
          <w:rPr>
            <w:rFonts w:ascii="Times New Roman" w:eastAsia="宋体" w:hAnsi="Times New Roman"/>
            <w:sz w:val="24"/>
            <w:szCs w:val="24"/>
          </w:rPr>
          <w:delText>甲方逾期未提出书面异议的，视为验收合格。</w:delText>
        </w:r>
      </w:del>
      <w:ins w:id="1013" w:author="甲律师事务所-李律师" w:date="2026-08-27T17:33:12Z">
        <w:r>
          <w:rPr>
            <w:rFonts w:ascii="Times New Roman" w:eastAsia="宋体" w:hAnsi="Times New Roman"/>
            <w:sz w:val="24"/>
            <w:szCs w:val="24"/>
          </w:rPr>
          <w:t>甲方逾期未组织验收亦未提出书面异议的，视为验收合格。</w:t>
        </w:r>
      </w:ins>
      <w:commentRangeEnd w:id="9"/>
      <w:r>
        <w:commentReference w:id="9"/>
      </w:r>
    </w:p>
    <w:p>
      <w:r>
        <w:rPr>
          <w:rFonts w:ascii="Times New Roman" w:eastAsia="宋体" w:hAnsi="Times New Roman"/>
          <w:b/>
          <w:sz w:val="24"/>
          <w:szCs w:val="24"/>
        </w:rPr>
        <w:t xml:space="preserve">第六条 交付物</w:t>
      </w:r>
    </w:p>
    <w:p>
      <w:commentRangeStart w:id="10"/>
      <w:r>
        <w:rPr>
          <w:rFonts w:ascii="Times New Roman" w:eastAsia="宋体" w:hAnsi="Times New Roman"/>
          <w:sz w:val="24"/>
          <w:szCs w:val="24"/>
        </w:rPr>
        <w:t xml:space="preserve">包括：系统源代码、部署文档、操作手册、数据库设计文档。</w:t>
      </w:r>
      <w:commentRangeEnd w:id="10"/>
      <w:r>
        <w:commentReference w:id="10"/>
      </w:r>
    </w:p>
    <w:p>
      <w:r>
        <w:rPr>
          <w:rFonts w:ascii="Times New Roman" w:eastAsia="宋体" w:hAnsi="Times New Roman"/>
          <w:b/>
          <w:sz w:val="24"/>
          <w:szCs w:val="24"/>
        </w:rPr>
        <w:t xml:space="preserve">第七条 知识产权</w:t>
      </w:r>
    </w:p>
    <w:p>
      <w:commentRangeStart w:id="11"/>
      <w:del w:id="1014" w:author="甲律师事务所-李律师" w:date="2026-08-27T17:33:12Z">
        <w:r>
          <w:rPr>
            <w:rFonts w:ascii="Times New Roman" w:eastAsia="宋体" w:hAnsi="Times New Roman"/>
            <w:sz w:val="24"/>
            <w:szCs w:val="24"/>
          </w:rPr>
          <w:delText>系统交付且甲方付清全部合同价款后，该系统及相关成果的知识产权全部归甲方所有。</w:delText>
        </w:r>
      </w:del>
      <w:ins w:id="1015" w:author="甲律师事务所-李律师" w:date="2026-08-27T17:33:12Z">
        <w:r>
          <w:rPr>
            <w:rFonts w:ascii="Times New Roman" w:eastAsia="宋体" w:hAnsi="Times New Roman"/>
            <w:sz w:val="24"/>
            <w:szCs w:val="24"/>
          </w:rPr>
          <w:t>系统交付且甲方付清全部合同价款后，本合同项下定制开发的交付成果（含源代码及文档）的知识产权归甲方所有；乙方开发过程中形成的、可独立于本合同成果使用的通用组件、工具、模板及乙方既有背景知识产权仍归乙方所有，乙方就此授予甲方在本合同成果范围内永久、不可撤销的免费使用许可。甲方付清全部合同价款前，不得将交付成果用于商业运营或向第三方披露。</w:t>
        </w:r>
      </w:ins>
      <w:commentRangeEnd w:id="11"/>
      <w:r>
        <w:commentReference w:id="11"/>
      </w:r>
    </w:p>
    <w:p>
      <w:r>
        <w:rPr>
          <w:rFonts w:ascii="Times New Roman" w:eastAsia="宋体" w:hAnsi="Times New Roman"/>
          <w:b/>
          <w:sz w:val="24"/>
          <w:szCs w:val="24"/>
        </w:rPr>
        <w:t xml:space="preserve">第八条 质保服务</w:t>
      </w:r>
    </w:p>
    <w:p>
      <w:r>
        <w:rPr>
          <w:rFonts w:ascii="Times New Roman" w:eastAsia="宋体" w:hAnsi="Times New Roman"/>
          <w:sz w:val="24"/>
          <w:szCs w:val="24"/>
        </w:rPr>
        <w:t>质保期为验收合格后 12 个月。</w:t>
      </w:r>
      <w:commentRangeStart w:id="12"/>
      <w:del w:id="1016" w:author="甲律师事务所-李律师" w:date="2026-08-27T17:33:12Z">
        <w:r>
          <w:rPr>
            <w:rFonts w:ascii="Times New Roman" w:eastAsia="宋体" w:hAnsi="Times New Roman"/>
            <w:sz w:val="24"/>
            <w:szCs w:val="24"/>
          </w:rPr>
          <w:delText>质保期内乙方免费修复系统缺陷；因甲方自行修改或第三方原因造成的故障，乙方按每人天 1,500 元另行收费。</w:delText>
        </w:r>
      </w:del>
      <w:ins w:id="1017" w:author="甲律师事务所-李律师" w:date="2026-08-27T17:33:12Z">
        <w:r>
          <w:rPr>
            <w:rFonts w:ascii="Times New Roman" w:eastAsia="宋体" w:hAnsi="Times New Roman"/>
            <w:sz w:val="24"/>
            <w:szCs w:val="24"/>
          </w:rPr>
          <w:t>质保期内乙方免费修复系统缺陷（指因乙方开发原因导致的功能错误或与《需求规格说明书》不符之处）；因甲方自行修改、甲方提供的第三方软件或运行环境原因造成的故障，乙方按每人天 1,500 元另行收费，并应在收到故障通知后 2 个工作日内响应。</w:t>
        </w:r>
      </w:ins>
      <w:commentRangeEnd w:id="12"/>
      <w:r>
        <w:commentReference w:id="12"/>
      </w:r>
    </w:p>
    <w:p>
      <w:r>
        <w:rPr>
          <w:rFonts w:ascii="Times New Roman" w:eastAsia="宋体" w:hAnsi="Times New Roman"/>
          <w:b/>
          <w:sz w:val="24"/>
          <w:szCs w:val="24"/>
        </w:rPr>
        <w:t xml:space="preserve">第九条 违约责任</w:t>
      </w:r>
    </w:p>
    <w:p>
      <w:r>
        <w:rPr>
          <w:rFonts w:ascii="Times New Roman" w:eastAsia="宋体" w:hAnsi="Times New Roman"/>
          <w:sz w:val="24"/>
          <w:szCs w:val="24"/>
        </w:rPr>
        <w:t>1. 乙方逾期交付的，</w:t>
      </w:r>
      <w:commentRangeStart w:id="13"/>
      <w:del w:id="1018" w:author="甲律师事务所-李律师" w:date="2026-08-27T17:33:12Z">
        <w:r>
          <w:rPr>
            <w:rFonts w:ascii="Times New Roman" w:eastAsia="宋体" w:hAnsi="Times New Roman"/>
            <w:sz w:val="24"/>
            <w:szCs w:val="24"/>
          </w:rPr>
          <w:delText>每逾期一日按合同总价的千分之五向甲方支付违约金</w:delText>
        </w:r>
      </w:del>
      <w:ins w:id="1019" w:author="甲律师事务所-李律师" w:date="2026-08-27T17:33:12Z">
        <w:r>
          <w:rPr>
            <w:rFonts w:ascii="Times New Roman" w:eastAsia="宋体" w:hAnsi="Times New Roman"/>
            <w:sz w:val="24"/>
            <w:szCs w:val="24"/>
          </w:rPr>
          <w:t>每逾期一日按合同总价的万分之五向甲方支付违约金</w:t>
        </w:r>
      </w:ins>
      <w:commentRangeEnd w:id="13"/>
      <w:r>
        <w:commentReference w:id="13"/>
      </w:r>
      <w:r>
        <w:rPr>
          <w:rFonts w:ascii="Times New Roman" w:eastAsia="宋体" w:hAnsi="Times New Roman"/>
          <w:sz w:val="24"/>
          <w:szCs w:val="24"/>
        </w:rPr>
        <w:t>；</w:t>
      </w:r>
    </w:p>
    <w:p>
      <w:r>
        <w:rPr>
          <w:rFonts w:ascii="Times New Roman" w:eastAsia="宋体" w:hAnsi="Times New Roman"/>
          <w:sz w:val="24"/>
          <w:szCs w:val="24"/>
        </w:rPr>
        <w:t>2. 甲方逾期付款的，</w:t>
      </w:r>
      <w:commentRangeStart w:id="14"/>
      <w:del w:id="1020" w:author="甲律师事务所-李律师" w:date="2026-08-27T17:33:12Z">
        <w:r>
          <w:rPr>
            <w:rFonts w:ascii="Times New Roman" w:eastAsia="宋体" w:hAnsi="Times New Roman"/>
            <w:sz w:val="24"/>
            <w:szCs w:val="24"/>
          </w:rPr>
          <w:delText>每逾期一日按应付未付款项的万分之三向乙方支付违约金</w:delText>
        </w:r>
      </w:del>
      <w:ins w:id="1021" w:author="甲律师事务所-李律师" w:date="2026-08-27T17:33:12Z">
        <w:r>
          <w:rPr>
            <w:rFonts w:ascii="Times New Roman" w:eastAsia="宋体" w:hAnsi="Times New Roman"/>
            <w:sz w:val="24"/>
            <w:szCs w:val="24"/>
          </w:rPr>
          <w:t>每逾期一日按应付未付款项的万分之五向乙方支付违约金</w:t>
        </w:r>
      </w:ins>
      <w:commentRangeEnd w:id="14"/>
      <w:r>
        <w:commentReference w:id="14"/>
      </w:r>
      <w:r>
        <w:rPr>
          <w:rFonts w:ascii="Times New Roman" w:eastAsia="宋体" w:hAnsi="Times New Roman"/>
          <w:sz w:val="24"/>
          <w:szCs w:val="24"/>
        </w:rPr>
        <w:t>；</w:t>
      </w:r>
    </w:p>
    <w:p>
      <w:r>
        <w:rPr>
          <w:rFonts w:ascii="Times New Roman" w:eastAsia="宋体" w:hAnsi="Times New Roman"/>
          <w:sz w:val="24"/>
          <w:szCs w:val="24"/>
        </w:rPr>
        <w:t xml:space="preserve">3. </w:t>
      </w:r>
      <w:commentRangeStart w:id="15"/>
      <w:r>
        <w:rPr>
          <w:rFonts w:ascii="Times New Roman" w:eastAsia="宋体" w:hAnsi="Times New Roman"/>
          <w:sz w:val="24"/>
          <w:szCs w:val="24"/>
        </w:rPr>
        <w:t>任何一方违约金累计以合同总价的 30% 为限。</w:t>
      </w:r>
      <w:commentRangeEnd w:id="15"/>
      <w:r>
        <w:commentReference w:id="15"/>
      </w:r>
    </w:p>
    <w:p>
      <w:r>
        <w:rPr>
          <w:rFonts w:ascii="Times New Roman" w:eastAsia="宋体" w:hAnsi="Times New Roman"/>
          <w:b/>
          <w:sz w:val="24"/>
          <w:szCs w:val="24"/>
        </w:rPr>
        <w:t xml:space="preserve">第十条 甲方单方解除权</w:t>
      </w:r>
    </w:p>
    <w:p>
      <w:commentRangeStart w:id="16"/>
      <w:del w:id="1022" w:author="甲律师事务所-李律师" w:date="2026-08-27T17:33:12Z">
        <w:r>
          <w:rPr>
            <w:rFonts w:ascii="Times New Roman" w:eastAsia="宋体" w:hAnsi="Times New Roman"/>
            <w:sz w:val="24"/>
            <w:szCs w:val="24"/>
          </w:rPr>
          <w:delText>甲方有权随时解除本合同，但应支付乙方已完成开发工作量对应款项的 50%。</w:delText>
        </w:r>
      </w:del>
      <w:ins w:id="1023" w:author="甲律师事务所-李律师" w:date="2026-08-27T17:33:12Z">
        <w:r>
          <w:rPr>
            <w:rFonts w:ascii="Times New Roman" w:eastAsia="宋体" w:hAnsi="Times New Roman"/>
            <w:sz w:val="24"/>
            <w:szCs w:val="24"/>
          </w:rPr>
          <w:t>甲方有权在乙方交付验收前书面通知解除本合同，但应：（1）按已完成并经确认的工作量对应的合同价款全额支付；（2）赔偿乙方为履行本合同已实际发生的合理费用及合理利润损失。解除前乙方已交付的阶段性成果，甲方按约定付款后方可使用。</w:t>
        </w:r>
      </w:ins>
      <w:commentRangeEnd w:id="16"/>
      <w:r>
        <w:commentReference w:id="16"/>
      </w:r>
    </w:p>
    <w:p>
      <w:r>
        <w:rPr>
          <w:rFonts w:ascii="Times New Roman" w:eastAsia="宋体" w:hAnsi="Times New Roman"/>
          <w:b/>
          <w:sz w:val="24"/>
          <w:szCs w:val="24"/>
        </w:rPr>
        <w:t xml:space="preserve">第十一条 保密义务</w:t>
      </w:r>
    </w:p>
    <w:p>
      <w:commentRangeStart w:id="17"/>
      <w:del w:id="1024" w:author="甲律师事务所-李律师" w:date="2026-08-27T17:33:12Z">
        <w:r>
          <w:rPr>
            <w:rFonts w:ascii="Times New Roman" w:eastAsia="宋体" w:hAnsi="Times New Roman"/>
            <w:sz w:val="24"/>
            <w:szCs w:val="24"/>
          </w:rPr>
          <w:delText>乙方对在合作过程中知悉的甲方一切信息（无论是否标注保密）负有无限期保密义务，未经甲方书面同意不得向任何第三方披露或用于本合同以外的目的。</w:delText>
        </w:r>
      </w:del>
      <w:ins w:id="1025" w:author="甲律师事务所-李律师" w:date="2026-08-27T17:33:12Z">
        <w:r>
          <w:rPr>
            <w:rFonts w:ascii="Times New Roman" w:eastAsia="宋体" w:hAnsi="Times New Roman"/>
            <w:sz w:val="24"/>
            <w:szCs w:val="24"/>
          </w:rPr>
          <w:t>双方对在合作过程中知悉的对方未公开的商业秘密及本合同内容负有保密义务，保密期限为本合同有效期内及合同终止后 3 年；法律另有规定或信息已进入公有领域的除外。未经披露方书面同意，任何一方不得向第三方披露或用于本合同以外的目的。</w:t>
        </w:r>
      </w:ins>
      <w:commentRangeEnd w:id="17"/>
      <w:r>
        <w:commentReference w:id="17"/>
      </w:r>
    </w:p>
    <w:p>
      <w:r>
        <w:rPr>
          <w:rFonts w:ascii="Times New Roman" w:eastAsia="宋体" w:hAnsi="Times New Roman"/>
          <w:b/>
          <w:sz w:val="24"/>
          <w:szCs w:val="24"/>
        </w:rPr>
        <w:t xml:space="preserve">第十二条 权利瑕疵担保</w:t>
      </w:r>
    </w:p>
    <w:p>
      <w:commentRangeStart w:id="18"/>
      <w:del w:id="1026" w:author="甲律师事务所-李律师" w:date="2026-08-27T17:33:12Z">
        <w:r>
          <w:rPr>
            <w:rFonts w:ascii="Times New Roman" w:eastAsia="宋体" w:hAnsi="Times New Roman"/>
            <w:sz w:val="24"/>
            <w:szCs w:val="24"/>
          </w:rPr>
          <w:delText>乙方保证交付成果不侵犯任何第三方权利；因交付成果引发的知识产权纠纷，由乙方承担全部责任及甲方因此支出的合理费用。</w:delText>
        </w:r>
      </w:del>
      <w:ins w:id="1027" w:author="甲律师事务所-李律师" w:date="2026-08-27T17:33:12Z">
        <w:r>
          <w:rPr>
            <w:rFonts w:ascii="Times New Roman" w:eastAsia="宋体" w:hAnsi="Times New Roman"/>
            <w:sz w:val="24"/>
            <w:szCs w:val="24"/>
          </w:rPr>
          <w:t>乙方保证其交付成果不侵犯任何第三方知识产权；因交付成果本身侵犯第三方知识产权引发纠纷的，由乙方负责处理并赔偿甲方因此支出的合理费用；因甲方修改交付成果、甲方提供的资料或甲方指定的功能要求导致侵权的，由甲方自行承担责任。发生侵权指控时，双方应及时相互通知并协助抗辩。</w:t>
        </w:r>
      </w:ins>
      <w:commentRangeEnd w:id="18"/>
      <w:r>
        <w:commentReference w:id="18"/>
      </w:r>
    </w:p>
    <w:p>
      <w:r>
        <w:rPr>
          <w:rFonts w:ascii="Times New Roman" w:eastAsia="宋体" w:hAnsi="Times New Roman"/>
          <w:b/>
          <w:sz w:val="24"/>
          <w:szCs w:val="24"/>
        </w:rPr>
        <w:t xml:space="preserve">第十三条 通知与送达</w:t>
      </w:r>
    </w:p>
    <w:p>
      <w:commentRangeStart w:id="19"/>
      <w:del w:id="1028" w:author="甲律师事务所-李律师" w:date="2026-08-27T17:33:12Z">
        <w:r>
          <w:rPr>
            <w:rFonts w:ascii="Times New Roman" w:eastAsia="宋体" w:hAnsi="Times New Roman"/>
            <w:sz w:val="24"/>
            <w:szCs w:val="24"/>
          </w:rPr>
          <w:delText>双方以本合同首部载明的地址、电子邮箱为送达地址；</w:delText>
        </w:r>
      </w:del>
      <w:ins w:id="1029" w:author="甲律师事务所-李律师" w:date="2026-08-27T17:33:12Z">
        <w:r>
          <w:rPr>
            <w:rFonts w:ascii="Times New Roman" w:eastAsia="宋体" w:hAnsi="Times New Roman"/>
            <w:sz w:val="24"/>
            <w:szCs w:val="24"/>
          </w:rPr>
          <w:t>双方以本合同首部载明的地址及双方另行书面确认的电子邮箱为送达地址；以电子邮件方式送达的，邮件进入对方指定邮箱系统之日视为送达；</w:t>
        </w:r>
      </w:ins>
      <w:commentRangeEnd w:id="19"/>
      <w:r>
        <w:commentReference w:id="19"/>
      </w:r>
      <w:r>
        <w:rPr>
          <w:rFonts w:ascii="Times New Roman" w:eastAsia="宋体" w:hAnsi="Times New Roman"/>
          <w:sz w:val="24"/>
          <w:szCs w:val="24"/>
        </w:rPr>
        <w:t>一方变更地址未书面通知另一方的，按原地址送达即视为有效送达。</w:t>
      </w:r>
    </w:p>
    <w:p>
      <w:r>
        <w:rPr>
          <w:rFonts w:ascii="Times New Roman" w:eastAsia="宋体" w:hAnsi="Times New Roman"/>
          <w:b/>
          <w:sz w:val="24"/>
          <w:szCs w:val="24"/>
        </w:rPr>
        <w:t xml:space="preserve">第十四条 不可抗力</w:t>
      </w:r>
    </w:p>
    <w:p>
      <w:commentRangeStart w:id="20"/>
      <w:del w:id="1030" w:author="甲律师事务所-李律师" w:date="2026-08-27T17:33:12Z">
        <w:r>
          <w:rPr>
            <w:rFonts w:ascii="Times New Roman" w:eastAsia="宋体" w:hAnsi="Times New Roman"/>
            <w:sz w:val="24"/>
            <w:szCs w:val="24"/>
          </w:rPr>
          <w:delText>因不可抗力不能履行合同的，根据不可抗力的影响部分或全部免除责任。</w:delText>
        </w:r>
      </w:del>
      <w:ins w:id="1031" w:author="甲律师事务所-李律师" w:date="2026-08-27T17:33:12Z">
        <w:r>
          <w:rPr>
            <w:rFonts w:ascii="Times New Roman" w:eastAsia="宋体" w:hAnsi="Times New Roman"/>
            <w:sz w:val="24"/>
            <w:szCs w:val="24"/>
          </w:rPr>
          <w:t>因不可抗力不能履行合同的，根据不可抗力的影响部分或全部免除责任，但法律另有规定的除外。遭受不可抗力的一方应在不可抗力发生后 7 日内书面通知对方，并在合理期限内提供证明；未及时通知导致损失扩大的，就扩大部分不得免除责任。不可抗力致使合同目的不能实现的，任何一方均有权解除本合同。</w:t>
        </w:r>
      </w:ins>
      <w:commentRangeEnd w:id="20"/>
      <w:r>
        <w:commentReference w:id="20"/>
      </w:r>
    </w:p>
    <w:p>
      <w:r>
        <w:rPr>
          <w:rFonts w:ascii="Times New Roman" w:eastAsia="宋体" w:hAnsi="Times New Roman"/>
          <w:b/>
          <w:sz w:val="24"/>
          <w:szCs w:val="24"/>
        </w:rPr>
        <w:t xml:space="preserve">第十五条 争议解决</w:t>
      </w:r>
    </w:p>
    <w:p>
      <w:r>
        <w:rPr>
          <w:rFonts w:ascii="Times New Roman" w:eastAsia="宋体" w:hAnsi="Times New Roman"/>
          <w:sz w:val="24"/>
          <w:szCs w:val="24"/>
        </w:rPr>
        <w:t>因本合同发生的争议，双方协商解决；协商不成的，</w:t>
      </w:r>
      <w:commentRangeStart w:id="21"/>
      <w:del w:id="1032" w:author="甲律师事务所-李律师" w:date="2026-08-27T17:33:12Z">
        <w:r>
          <w:rPr>
            <w:rFonts w:ascii="Times New Roman" w:eastAsia="宋体" w:hAnsi="Times New Roman"/>
            <w:sz w:val="24"/>
            <w:szCs w:val="24"/>
          </w:rPr>
          <w:delText>提交甲方所在地有管辖权的人民法院诉讼解决。</w:delText>
        </w:r>
      </w:del>
      <w:ins w:id="1033" w:author="甲律师事务所-李律师" w:date="2026-08-27T17:33:12Z">
        <w:r>
          <w:rPr>
            <w:rFonts w:ascii="Times New Roman" w:eastAsia="宋体" w:hAnsi="Times New Roman"/>
            <w:sz w:val="24"/>
            <w:szCs w:val="24"/>
          </w:rPr>
          <w:t>提交合同签订地有管辖权的人民法院诉讼解决。</w:t>
        </w:r>
      </w:ins>
      <w:commentRangeEnd w:id="21"/>
      <w:r>
        <w:commentReference w:id="21"/>
      </w:r>
    </w:p>
    <w:p>
      <w:r>
        <w:rPr>
          <w:rFonts w:ascii="Times New Roman" w:eastAsia="宋体" w:hAnsi="Times New Roman"/>
          <w:b/>
          <w:sz w:val="24"/>
          <w:szCs w:val="24"/>
        </w:rPr>
        <w:t xml:space="preserve">第十六条 合同生效</w:t>
      </w:r>
    </w:p>
    <w:p>
      <w:commentRangeStart w:id="22"/>
      <w:del w:id="1034" w:author="甲律师事务所-李律师" w:date="2026-08-27T17:33:12Z">
        <w:r>
          <w:rPr>
            <w:rFonts w:ascii="Times New Roman" w:eastAsia="宋体" w:hAnsi="Times New Roman"/>
            <w:sz w:val="24"/>
            <w:szCs w:val="24"/>
          </w:rPr>
          <w:delText>本合同自双方盖章之日起生效。</w:delText>
        </w:r>
      </w:del>
      <w:ins w:id="1035" w:author="甲律师事务所-李律师" w:date="2026-08-27T17:33:12Z">
        <w:r>
          <w:rPr>
            <w:rFonts w:ascii="Times New Roman" w:eastAsia="宋体" w:hAnsi="Times New Roman"/>
            <w:sz w:val="24"/>
            <w:szCs w:val="24"/>
          </w:rPr>
          <w:t>本合同及其附件构成合同整体，附件与正文具有同等法律效力。本合同自双方盖章之日起生效。</w:t>
        </w:r>
      </w:ins>
      <w:commentRangeEnd w:id="22"/>
      <w:r>
        <w:commentReference w:id="22"/>
      </w:r>
      <w:r>
        <w:rPr>
          <w:rFonts w:ascii="Times New Roman" w:eastAsia="宋体" w:hAnsi="Times New Roman"/>
          <w:sz w:val="24"/>
          <w:szCs w:val="24"/>
        </w:rPr>
        <w:t>本合同一式肆份，双方各执贰份，具有同等法律效力。</w:t>
      </w:r>
    </w:p>
    <w:p>
      <w:r>
        <w:rPr>
          <w:rFonts w:ascii="Times New Roman" w:eastAsia="宋体" w:hAnsi="Times New Roman"/>
          <w:sz w:val="24"/>
          <w:szCs w:val="24"/>
        </w:rPr>
        <w:t xml:space="preserve">（以下无正文，为签署页）</w:t>
      </w:r>
    </w:p>
    <w:p>
      <w:r>
        <w:rPr>
          <w:rFonts w:ascii="Times New Roman" w:eastAsia="宋体" w:hAnsi="Times New Roman"/>
          <w:sz w:val="24"/>
          <w:szCs w:val="24"/>
        </w:rPr>
        <w:t xml:space="preserve">甲方：云启科技有限公司（盖章）        乙方：睿码信息技术有限公司（盖章）</w:t>
      </w:r>
    </w:p>
    <w:p>
      <w:commentRangeStart w:id="23"/>
      <w:r>
        <w:rPr>
          <w:rFonts w:ascii="Times New Roman" w:eastAsia="宋体" w:hAnsi="Times New Roman"/>
          <w:sz w:val="24"/>
          <w:szCs w:val="24"/>
        </w:rPr>
        <w:t xml:space="preserve">授权代表：                            授权代表：</w:t>
      </w:r>
      <w:commentRangeEnd w:id="23"/>
      <w:r>
        <w:commentReference w:id="23"/>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甲律师事务所-李律师" w:initials="云帆" w:date="2026-08-27T17:33:12Z">
    <w:p>
      <w:r>
        <w:rPr>
          <w:rFonts w:hint="eastAsia"/>
          <w:sz w:val="21"/>
          <w:szCs w:val="21"/>
        </w:rPr>
        <w:t>文本质量：数字与单位间含多余空格（"2026 年 3 月 2 日"），正式文书建议统一为"2026年3月2日"；全文同类排版瑕疵（如"480,000 元""10 日"）一并修订。</w:t>
      </w:r>
    </w:p>
  </w:comment>
  <w:comment w:id="1" w:author="甲律师事务所-李律师" w:initials="云帆" w:date="2026-08-27T17:33:12Z">
    <w:p>
      <w:r>
        <w:rPr>
          <w:rFonts w:hint="eastAsia"/>
          <w:sz w:val="21"/>
          <w:szCs w:val="21"/>
        </w:rPr>
        <w:t>需求文件应由双方共同确认并列为合同附件与验收依据，避免"协助评审"弱化乙方话语权；未确认的需求乙方可不予实施，与第二条变更程序衔接。</w:t>
      </w:r>
    </w:p>
  </w:comment>
  <w:comment w:id="2" w:author="甲律师事务所-李律师" w:initials="云帆" w:date="2026-08-27T17:33:12Z">
    <w:p>
      <w:r>
        <w:rPr>
          <w:rFonts w:hint="eastAsia"/>
          <w:sz w:val="21"/>
          <w:szCs w:val="21"/>
        </w:rPr>
        <w:t>CRM 含客户档案等模块，如涉及个人信息处理，建议按《个人信息保护法》第21条增设数据处理条款：明确甲方为个人信息处理者、乙方为受托处理者，数据来源合法性与合规责任由甲方承担。</w:t>
      </w:r>
    </w:p>
  </w:comment>
  <w:comment w:id="3" w:author="甲律师事务所-李律师" w:initials="云帆" w:date="2026-08-27T17:33:12Z">
    <w:p>
      <w:r>
        <w:rPr>
          <w:rFonts w:hint="eastAsia"/>
          <w:sz w:val="21"/>
          <w:szCs w:val="21"/>
        </w:rPr>
        <w:t>原句与本款前句"因甲方原因导致需求变更或确认延误的，工期相应顺延"自相矛盾：甲方口头变更又不书面确认时，乙方将被迫无偿赶工且可能被追责逾期；改为书面确认程序。</w:t>
      </w:r>
    </w:p>
  </w:comment>
  <w:comment w:id="4" w:author="甲律师事务所-李律师" w:initials="云帆" w:date="2026-08-27T17:33:12Z">
    <w:p>
      <w:r>
        <w:rPr>
          <w:rFonts w:hint="eastAsia"/>
          <w:sz w:val="21"/>
          <w:szCs w:val="21"/>
        </w:rPr>
        <w:t>建议明确价款是否含税及发票类型（增值税专用发票），并以附件列明"第三方费用"范围（云服务器、第三方软件授权、短信/邮件服务费等），避免结算争议。</w:t>
      </w:r>
    </w:p>
  </w:comment>
  <w:comment w:id="5" w:author="甲律师事务所-李律师" w:initials="云帆" w:date="2026-08-27T17:33:12Z">
    <w:p>
      <w:r>
        <w:rPr>
          <w:rFonts w:hint="eastAsia"/>
          <w:sz w:val="21"/>
          <w:szCs w:val="21"/>
        </w:rPr>
        <w:t>预付款仅10%（4.8万元）难以覆盖需求分析与原型设计阶段投入；建议提高至20%，如甲方不接受可争取15%并压缩后续付款周期。</w:t>
      </w:r>
    </w:p>
  </w:comment>
  <w:comment w:id="6" w:author="甲律师事务所-李律师" w:initials="云帆" w:date="2026-08-27T17:33:12Z">
    <w:p>
      <w:r>
        <w:rPr>
          <w:rFonts w:hint="eastAsia"/>
          <w:sz w:val="21"/>
          <w:szCs w:val="21"/>
        </w:rPr>
        <w:t>尾款占40%且验收后60日支付，回收周期过长；叠加第七条"付清全款后知识产权才转移"，乙方交付源代码后双重风险放大。建议缩短至10个工作日；若甲方坚持，拆分为验收后20%+质保期满后20%。</w:t>
      </w:r>
    </w:p>
  </w:comment>
  <w:comment w:id="7" w:author="甲律师事务所-李律师" w:initials="云帆" w:date="2026-08-27T17:33:12Z">
    <w:p>
      <w:r>
        <w:rPr>
          <w:rFonts w:hint="eastAsia"/>
          <w:sz w:val="21"/>
          <w:szCs w:val="21"/>
        </w:rPr>
        <w:t>统一"日/工作日"口径（付款条款均按工作日），避免计算争议。</w:t>
      </w:r>
    </w:p>
  </w:comment>
  <w:comment w:id="8" w:author="甲律师事务所-李律师" w:initials="云帆" w:date="2026-08-27T17:33:12Z">
    <w:p>
      <w:r>
        <w:rPr>
          <w:rFonts w:hint="eastAsia"/>
          <w:sz w:val="21"/>
          <w:szCs w:val="21"/>
        </w:rPr>
        <w:t>"符合业务需求"为主观标准，甲方可任意主张不符合而拒绝验收、拒付尾款；改为以《需求规格说明书》为客观验收依据。</w:t>
      </w:r>
    </w:p>
  </w:comment>
  <w:comment w:id="9" w:author="甲律师事务所-李律师" w:initials="云帆" w:date="2026-08-27T17:33:12Z">
    <w:p>
      <w:r>
        <w:rPr>
          <w:rFonts w:hint="eastAsia"/>
          <w:sz w:val="21"/>
          <w:szCs w:val="21"/>
        </w:rPr>
        <w:t>补充"未组织验收"情形，防止甲方既拖延验收又否认视为验收合格；视为验收条款对乙方有利，保留并加固。</w:t>
      </w:r>
    </w:p>
  </w:comment>
  <w:comment w:id="10" w:author="甲律师事务所-李律师" w:initials="云帆" w:date="2026-08-27T17:33:12Z">
    <w:p>
      <w:r>
        <w:rPr>
          <w:rFonts w:hint="eastAsia"/>
          <w:sz w:val="21"/>
          <w:szCs w:val="21"/>
        </w:rPr>
        <w:t>交付源代码涉及第三方/开源组件的，建议交付物附组件清单与许可说明，保证开源许可合规（避免GPL等传染性许可风险）；另建议增加验收测试报告及用户培训作为交付内容。</w:t>
      </w:r>
    </w:p>
  </w:comment>
  <w:comment w:id="11" w:author="甲律师事务所-李律师" w:initials="云帆" w:date="2026-08-27T17:33:12Z">
    <w:p>
      <w:r>
        <w:rPr>
          <w:rFonts w:hint="eastAsia"/>
          <w:sz w:val="21"/>
          <w:szCs w:val="21"/>
        </w:rPr>
        <w:t>补充背景知识产权与通用组件保留条款，防止乙方既有技术积累随项目整体转让；明确权利转移以付清全款为条件，防范甲方拖欠尾款仍主张知识产权。</w:t>
      </w:r>
    </w:p>
  </w:comment>
  <w:comment w:id="12" w:author="甲律师事务所-李律师" w:initials="云帆" w:date="2026-08-27T17:33:12Z">
    <w:p>
      <w:r>
        <w:rPr>
          <w:rFonts w:hint="eastAsia"/>
          <w:sz w:val="21"/>
          <w:szCs w:val="21"/>
        </w:rPr>
        <w:t>限定"缺陷"范围，防止质保范围被扩大解释；明确另行收费情形与乙方响应时限，权利义务更对等。</w:t>
      </w:r>
    </w:p>
  </w:comment>
  <w:comment w:id="13" w:author="甲律师事务所-李律师" w:initials="云帆" w:date="2026-08-27T17:33:12Z">
    <w:p>
      <w:r>
        <w:rPr>
          <w:rFonts w:hint="eastAsia"/>
          <w:sz w:val="21"/>
          <w:szCs w:val="21"/>
        </w:rPr>
        <w:t>千分之五/日年化约182.5%且按总价计，明显过高，法院可依民法典第585条及《合同编通则解释》（法释〔2023〕13号）调减；与甲方万分之三/日费率相差约16.7倍，建议对等调整为万分之五/日。</w:t>
      </w:r>
    </w:p>
  </w:comment>
  <w:comment w:id="14" w:author="甲律师事务所-李律师" w:initials="云帆" w:date="2026-08-27T17:33:12Z">
    <w:p>
      <w:r>
        <w:rPr>
          <w:rFonts w:hint="eastAsia"/>
          <w:sz w:val="21"/>
          <w:szCs w:val="21"/>
        </w:rPr>
        <w:t>与第1款费率对齐（万分之五/日，年化约18.25%），避免显失公平，同时强化甲方付款约束。</w:t>
      </w:r>
    </w:p>
  </w:comment>
  <w:comment w:id="15" w:author="甲律师事务所-李律师" w:initials="云帆" w:date="2026-08-27T17:33:12Z">
    <w:p>
      <w:r>
        <w:rPr>
          <w:rFonts w:hint="eastAsia"/>
          <w:sz w:val="21"/>
          <w:szCs w:val="21"/>
        </w:rPr>
        <w:t>上限双方对等但基数不同（乙方按总价48万元计、甲方按应付未付金额计），实际封顶额不对等；建议明确：违约金不足以弥补实际损失的，守约方有权另行主张差额赔偿（民法典第585条第2款）。</w:t>
      </w:r>
    </w:p>
  </w:comment>
  <w:comment w:id="16" w:author="甲律师事务所-李律师" w:initials="云帆" w:date="2026-08-27T17:33:12Z">
    <w:p>
      <w:r>
        <w:rPr>
          <w:rFonts w:hint="eastAsia"/>
          <w:sz w:val="21"/>
          <w:szCs w:val="21"/>
        </w:rPr>
        <w:t>"随时解除+仅付50%"显失公平（民法典第151条、第497条），远低于法定解除补偿标准（承揽合同第787条应赔偿损失、委托合同第933条应赔偿直接损失与可得利益）；修改后保留甲方解除权，但补偿回归法定标准。</w:t>
      </w:r>
    </w:p>
  </w:comment>
  <w:comment w:id="17" w:author="甲律师事务所-李律师" w:initials="云帆" w:date="2026-08-27T17:33:12Z">
    <w:p>
      <w:r>
        <w:rPr>
          <w:rFonts w:hint="eastAsia"/>
          <w:sz w:val="21"/>
          <w:szCs w:val="21"/>
        </w:rPr>
        <w:t>原条款单向、无限期、范围无边界，属不合理加重乙方责任，存在被认定无效或难以执行的风险；改为双向、限期、范围明确的保密义务，源代码交付后甲方亦须对乙方背景信息保密。</w:t>
      </w:r>
    </w:p>
  </w:comment>
  <w:comment w:id="18" w:author="甲律师事务所-李律师" w:initials="云帆" w:date="2026-08-27T17:33:12Z">
    <w:p>
      <w:r>
        <w:rPr>
          <w:rFonts w:hint="eastAsia"/>
          <w:sz w:val="21"/>
          <w:szCs w:val="21"/>
        </w:rPr>
        <w:t>将乙方责任限缩至"交付成果本身侵权"，排除甲方原因导致的侵权；增加双方通知与协助抗辩义务，避免乙方对非因己方原因的纠纷承担无限责任。</w:t>
      </w:r>
    </w:p>
  </w:comment>
  <w:comment w:id="19" w:author="甲律师事务所-李律师" w:initials="云帆" w:date="2026-08-27T17:33:12Z">
    <w:p>
      <w:r>
        <w:rPr>
          <w:rFonts w:hint="eastAsia"/>
          <w:sz w:val="21"/>
          <w:szCs w:val="21"/>
        </w:rPr>
        <w:t>合同首部未载明任何电子邮箱，原条款所指邮箱不存在，送达条款落空；补充邮箱书面确认机制与电子送达到达时间。</w:t>
      </w:r>
    </w:p>
  </w:comment>
  <w:comment w:id="20" w:author="甲律师事务所-李律师" w:initials="云帆" w:date="2026-08-27T17:33:12Z">
    <w:p>
      <w:r>
        <w:rPr>
          <w:rFonts w:hint="eastAsia"/>
          <w:sz w:val="21"/>
          <w:szCs w:val="21"/>
        </w:rPr>
        <w:t>按民法典第590条补全通知、证明与减损义务及解除权，避免援引不可抗力时产生程序争议。</w:t>
      </w:r>
    </w:p>
  </w:comment>
  <w:comment w:id="21" w:author="甲律师事务所-李律师" w:initials="云帆" w:date="2026-08-27T17:33:12Z">
    <w:p>
      <w:r>
        <w:rPr>
          <w:rFonts w:hint="eastAsia"/>
          <w:sz w:val="21"/>
          <w:szCs w:val="21"/>
        </w:rPr>
        <w:t>甲方所在地条款使乙方被动应诉；合同签订地为杭州市西湖区，属民事诉讼法第35条"与争议有实际联系的地点"，双方同城谈判空间较大；若甲方坚持，可争取"被告住所地"。</w:t>
      </w:r>
    </w:p>
  </w:comment>
  <w:comment w:id="22" w:author="甲律师事务所-李律师" w:initials="云帆" w:date="2026-08-27T17:33:12Z">
    <w:p>
      <w:r>
        <w:rPr>
          <w:rFonts w:hint="eastAsia"/>
          <w:sz w:val="21"/>
          <w:szCs w:val="21"/>
        </w:rPr>
        <w:t>将《需求规格说明书》等文件纳入合同附件体系并明确附件效力（第一条已约定以其为准，但未列为附件）。</w:t>
      </w:r>
    </w:p>
  </w:comment>
  <w:comment w:id="23" w:author="甲律师事务所-李律师" w:initials="云帆" w:date="2026-08-27T17:33:12Z">
    <w:p>
      <w:r>
        <w:rPr>
          <w:rFonts w:hint="eastAsia"/>
          <w:sz w:val="21"/>
          <w:szCs w:val="21"/>
        </w:rPr>
        <w:t>签署完整性：请填写双方授权代表姓名及签署日期；签署人非法定代表人的，建议附授权委托书；建议加盖骑缝章。</w:t>
      </w:r>
    </w:p>
  </w:comment>
</w:comments>
</file>

<file path=word/styles.xml><?xml version="1.0" encoding="utf-8"?>
<w:styles xmlns:w="http://schemas.openxmlformats.org/wordprocessingml/2006/main">
  <w:docDefaults>
    <w:rPrDefault>
      <w:rPr>
        <w:rFonts w:ascii="Times New Roman" w:eastAsia="宋体" w:hAnsi="Times New Roma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软件开发委托合同（审阅修订稿）</dc:title>
  <dc:creator>甲律师事务所-李律师</dc:creator>
  <dcterms:created xsi:type="dcterms:W3CDTF">2026-03-02T00:00:00Z</dcterms:created>
</cp:coreProperties>
</file>